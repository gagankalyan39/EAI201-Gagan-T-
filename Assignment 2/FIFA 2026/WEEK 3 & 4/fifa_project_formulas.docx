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510AC" w14:textId="77777777" w:rsidR="000669DD" w:rsidRPr="00980D2B" w:rsidRDefault="00000000" w:rsidP="00980D2B">
      <w:pPr>
        <w:pStyle w:val="Heading1"/>
        <w:jc w:val="center"/>
        <w:rPr>
          <w:color w:val="000000" w:themeColor="text1"/>
          <w:sz w:val="36"/>
          <w:szCs w:val="36"/>
        </w:rPr>
      </w:pPr>
      <w:r w:rsidRPr="00980D2B">
        <w:rPr>
          <w:color w:val="000000" w:themeColor="text1"/>
          <w:sz w:val="36"/>
          <w:szCs w:val="36"/>
        </w:rPr>
        <w:t>Mathematical Formulas and Logic Used in the Project</w:t>
      </w:r>
    </w:p>
    <w:p w14:paraId="53BF6372" w14:textId="230BA49E" w:rsidR="00107491" w:rsidRDefault="00000000">
      <w:r>
        <w:br/>
      </w:r>
      <w:r w:rsidRPr="009E28F0">
        <w:rPr>
          <w:i/>
          <w:iCs/>
        </w:rPr>
        <w:t>The project uses a series of mathematical formulas and logical computations</w:t>
      </w:r>
      <w:r w:rsidRPr="009E28F0">
        <w:rPr>
          <w:i/>
          <w:iCs/>
        </w:rPr>
        <w:br/>
        <w:t>to convert raw football data into meaningful analytical features. These formulas</w:t>
      </w:r>
      <w:r w:rsidRPr="009E28F0">
        <w:rPr>
          <w:i/>
          <w:iCs/>
        </w:rPr>
        <w:br/>
        <w:t>help in data cleaning, feature engineering, model training, prediction, and evaluation.</w:t>
      </w:r>
      <w:r>
        <w:br/>
      </w:r>
      <w:r>
        <w:br/>
      </w:r>
      <w:r w:rsidRPr="00980D2B">
        <w:rPr>
          <w:sz w:val="28"/>
          <w:szCs w:val="28"/>
        </w:rPr>
        <w:br/>
      </w:r>
      <w:r w:rsidRPr="00980D2B">
        <w:rPr>
          <w:b/>
          <w:bCs/>
          <w:sz w:val="28"/>
          <w:szCs w:val="28"/>
        </w:rPr>
        <w:t>1. Data Cleaning Stage</w:t>
      </w:r>
      <w:r>
        <w:br/>
      </w:r>
      <w:r>
        <w:br/>
      </w:r>
      <w:r>
        <w:br/>
      </w:r>
      <w:r w:rsidRPr="00980D2B">
        <w:rPr>
          <w:b/>
          <w:bCs/>
        </w:rPr>
        <w:t>(1) Goal Difference Formula:</w:t>
      </w:r>
      <w:r>
        <w:br/>
        <w:t>home_score_diff = home_score - away_score</w:t>
      </w:r>
      <w:r>
        <w:br/>
      </w:r>
      <w:r>
        <w:br/>
        <w:t>Purpose:</w:t>
      </w:r>
      <w:r>
        <w:br/>
        <w:t>Calculates the goal margin in each match, representing basic team dominance.</w:t>
      </w:r>
      <w:r>
        <w:br/>
      </w:r>
      <w:r>
        <w:br/>
      </w:r>
      <w:r w:rsidRPr="00980D2B">
        <w:rPr>
          <w:b/>
          <w:bCs/>
          <w:color w:val="000000" w:themeColor="text1"/>
        </w:rPr>
        <w:t>Example:</w:t>
      </w:r>
      <w:r>
        <w:br/>
      </w:r>
      <w:r w:rsidR="00513084">
        <w:t>(</w:t>
      </w:r>
      <w:r>
        <w:t>Argentina</w:t>
      </w:r>
      <w:r w:rsidR="00513084">
        <w:t>)</w:t>
      </w:r>
      <w:r>
        <w:t xml:space="preserve"> 3 - 1 </w:t>
      </w:r>
      <w:r w:rsidR="00513084">
        <w:t>(</w:t>
      </w:r>
      <w:proofErr w:type="gramStart"/>
      <w:r>
        <w:t>France</w:t>
      </w:r>
      <w:r w:rsidR="00513084">
        <w:t>)</w:t>
      </w:r>
      <w:r>
        <w:t xml:space="preserve">  =</w:t>
      </w:r>
      <w:proofErr w:type="gramEnd"/>
      <w:r>
        <w:t xml:space="preserve">  </w:t>
      </w:r>
      <w:proofErr w:type="spellStart"/>
      <w:r>
        <w:t>home_score_diff</w:t>
      </w:r>
      <w:proofErr w:type="spellEnd"/>
      <w:r>
        <w:t xml:space="preserve"> = 2</w:t>
      </w:r>
      <w:r>
        <w:br/>
      </w:r>
      <w:r>
        <w:br/>
      </w:r>
      <w:r>
        <w:br/>
      </w:r>
      <w:r w:rsidRPr="00980D2B">
        <w:rPr>
          <w:b/>
          <w:bCs/>
          <w:sz w:val="28"/>
          <w:szCs w:val="28"/>
        </w:rPr>
        <w:t>2. Feature Engineering Stage</w:t>
      </w:r>
      <w:r>
        <w:br/>
      </w:r>
      <w:r>
        <w:br/>
      </w:r>
      <w:r w:rsidRPr="00980D2B">
        <w:rPr>
          <w:b/>
          <w:bCs/>
        </w:rPr>
        <w:t>(2) Historical Win/Draw Rate:</w:t>
      </w:r>
      <w:r>
        <w:br/>
        <w:t>Historical_Win_Draw_Rate = (Wins + Draws) / Total_Matches</w:t>
      </w:r>
      <w:r>
        <w:br/>
      </w:r>
      <w:r>
        <w:br/>
        <w:t>Purpose:</w:t>
      </w:r>
      <w:r>
        <w:br/>
        <w:t>Represents team consistency by measuring how often a team avoids losing.</w:t>
      </w:r>
      <w:r>
        <w:br/>
      </w:r>
      <w:r>
        <w:br/>
        <w:t>Example:</w:t>
      </w:r>
      <w:r>
        <w:br/>
        <w:t>Wins = 12, Draws = 5, Matches = 20  =&gt;  0.85</w:t>
      </w:r>
      <w:r>
        <w:br/>
      </w:r>
      <w:r>
        <w:br/>
      </w:r>
      <w:r>
        <w:br/>
      </w:r>
      <w:r>
        <w:br/>
      </w:r>
      <w:r w:rsidRPr="00980D2B">
        <w:rPr>
          <w:b/>
          <w:bCs/>
        </w:rPr>
        <w:t>(3) Historical Average Goal Difference:</w:t>
      </w:r>
      <w:r>
        <w:br/>
        <w:t>Historical_Avg_Goal_Difference = (Goals_Scored - Goals_Conceded) / Matches</w:t>
      </w:r>
      <w:r>
        <w:br/>
      </w:r>
      <w:r>
        <w:br/>
        <w:t>Purpose:</w:t>
      </w:r>
      <w:r>
        <w:br/>
        <w:t>Measures a team's average attacking and defensive strength over past matches.</w:t>
      </w:r>
      <w:r>
        <w:br/>
      </w:r>
      <w:r>
        <w:br/>
      </w:r>
      <w:r>
        <w:br/>
      </w:r>
      <w:r>
        <w:lastRenderedPageBreak/>
        <w:br/>
      </w:r>
      <w:r w:rsidRPr="00980D2B">
        <w:rPr>
          <w:b/>
          <w:bCs/>
        </w:rPr>
        <w:t>(4) Average Age:</w:t>
      </w:r>
      <w:r>
        <w:br/>
      </w:r>
      <w:proofErr w:type="spellStart"/>
      <w:r>
        <w:t>Average_Age</w:t>
      </w:r>
      <w:proofErr w:type="spellEnd"/>
      <w:r>
        <w:t xml:space="preserve"> = mean</w:t>
      </w:r>
      <w:r w:rsidR="00513084">
        <w:t>(</w:t>
      </w:r>
      <w:r>
        <w:t>age of all players in team)</w:t>
      </w:r>
      <w:r>
        <w:br/>
      </w:r>
      <w:r>
        <w:br/>
        <w:t>Purpose:</w:t>
      </w:r>
      <w:r>
        <w:br/>
        <w:t>Represents the maturity and physical stage of the team.</w:t>
      </w:r>
      <w:r>
        <w:br/>
      </w:r>
      <w:r>
        <w:br/>
      </w:r>
      <w:r>
        <w:br/>
      </w:r>
      <w:r>
        <w:br/>
      </w:r>
      <w:r w:rsidRPr="00980D2B">
        <w:rPr>
          <w:b/>
          <w:bCs/>
        </w:rPr>
        <w:t>(5) Experience Factor (used when 'caps' data not available):</w:t>
      </w:r>
      <w:r>
        <w:br/>
        <w:t>Experience_Factor = 0.6 * (Average_Age / 35) + 0.4 * (Average_Rating / 100)</w:t>
      </w:r>
      <w:r>
        <w:br/>
      </w:r>
      <w:r>
        <w:br/>
        <w:t>Purpose:</w:t>
      </w:r>
      <w:r>
        <w:br/>
        <w:t>Quantifies team experience using player age and skill rating.</w:t>
      </w:r>
      <w:r>
        <w:br/>
        <w:t>Age contributes 60%, rating contributes 40%.</w:t>
      </w:r>
      <w:r>
        <w:br/>
      </w:r>
      <w:r>
        <w:br/>
        <w:t>Example:</w:t>
      </w:r>
      <w:r>
        <w:br/>
        <w:t>Average_Age = 28, Average_Rating = 85</w:t>
      </w:r>
      <w:r>
        <w:br/>
        <w:t>Experience_Factor = 0.6*(28/35) + 0.4*(85/100)</w:t>
      </w:r>
      <w:r>
        <w:br/>
        <w:t xml:space="preserve">                  = 0.6*0.8 + 0.4*0.85</w:t>
      </w:r>
      <w:r>
        <w:br/>
        <w:t xml:space="preserve">                  = 0.48 + 0.34 = 0.82</w:t>
      </w:r>
      <w:r>
        <w:br/>
      </w:r>
      <w:r>
        <w:br/>
      </w:r>
      <w:r>
        <w:br/>
      </w:r>
      <w:r w:rsidRPr="00980D2B">
        <w:rPr>
          <w:b/>
          <w:bCs/>
        </w:rPr>
        <w:t>(6) FIFA Ranking and Points:</w:t>
      </w:r>
      <w:r>
        <w:br/>
        <w:t>Latest_FIFA_Rank = min(rank from fifa_ranking.csv)</w:t>
      </w:r>
      <w:r>
        <w:br/>
        <w:t>FIFA_Points = total_points</w:t>
      </w:r>
      <w:r>
        <w:br/>
      </w:r>
      <w:r>
        <w:br/>
        <w:t>Purpose:</w:t>
      </w:r>
      <w:r>
        <w:br/>
        <w:t>Represents international team standing and overall performance score.</w:t>
      </w:r>
      <w:r>
        <w:br/>
      </w:r>
      <w:r>
        <w:br/>
      </w:r>
      <w:r>
        <w:br/>
      </w:r>
      <w:r>
        <w:br/>
      </w:r>
      <w:r w:rsidRPr="00980D2B">
        <w:rPr>
          <w:b/>
          <w:bCs/>
        </w:rPr>
        <w:t>(7) Feature Difference (Home vs Away):</w:t>
      </w:r>
      <w:r>
        <w:br/>
        <w:t>Feature_Diff = HomeTeam_Feature - AwayTeam_Feature</w:t>
      </w:r>
      <w:r>
        <w:br/>
      </w:r>
      <w:r>
        <w:br/>
        <w:t>Purpose:</w:t>
      </w:r>
      <w:r>
        <w:br/>
        <w:t>Transforms team-level data into match-level comparison.</w:t>
      </w:r>
      <w:r>
        <w:br/>
        <w:t>Example:</w:t>
      </w:r>
      <w:r>
        <w:br/>
        <w:t>Experience_Factor_Diff = 0.82 - 0.75 = +0.07</w:t>
      </w:r>
      <w:r>
        <w:br/>
      </w:r>
      <w:r>
        <w:br/>
      </w:r>
    </w:p>
    <w:p w14:paraId="3B2A2092" w14:textId="77777777" w:rsidR="008B2CE7" w:rsidRDefault="00000000">
      <w:r>
        <w:br/>
      </w:r>
      <w:r>
        <w:br/>
      </w:r>
      <w:r w:rsidRPr="00980D2B">
        <w:rPr>
          <w:b/>
          <w:bCs/>
        </w:rPr>
        <w:lastRenderedPageBreak/>
        <w:t>(8) Rank Difference (special case):</w:t>
      </w:r>
      <w:r>
        <w:br/>
        <w:t>Rank_Diff = AwayRank - HomeRank</w:t>
      </w:r>
      <w:r>
        <w:br/>
      </w:r>
      <w:r>
        <w:br/>
        <w:t>Purpose:</w:t>
      </w:r>
      <w:r>
        <w:br/>
        <w:t>Since lower rank means stronger team, the difference is reversed.</w:t>
      </w:r>
      <w:r>
        <w:br/>
      </w:r>
      <w:r>
        <w:br/>
        <w:t>Example:</w:t>
      </w:r>
      <w:r>
        <w:br/>
        <w:t>Home = Rank 1, Away = Rank 2</w:t>
      </w:r>
      <w:r>
        <w:br/>
        <w:t>Rank_Diff = 2 - 1 = +1 (Home is stronger)</w:t>
      </w:r>
      <w:r>
        <w:br/>
      </w:r>
      <w:r>
        <w:br/>
      </w:r>
      <w:r w:rsidRPr="00980D2B">
        <w:rPr>
          <w:b/>
          <w:bCs/>
          <w:sz w:val="28"/>
          <w:szCs w:val="28"/>
        </w:rPr>
        <w:br/>
        <w:t>3. Model Training Stage</w:t>
      </w:r>
      <w:r>
        <w:br/>
      </w:r>
      <w:r>
        <w:br/>
      </w:r>
      <w:r>
        <w:br/>
        <w:t>These difference features are used to train the Random Forest/XGBoost model.</w:t>
      </w:r>
      <w:r>
        <w:br/>
      </w:r>
      <w:r>
        <w:br/>
        <w:t>The model learns:</w:t>
      </w:r>
      <w:r>
        <w:br/>
        <w:t>- Higher Win/Draw Rate and Goal Difference =&gt; higher win chance</w:t>
      </w:r>
      <w:r>
        <w:br/>
        <w:t>- Lower Rank =&gt; stronger team</w:t>
      </w:r>
      <w:r>
        <w:br/>
        <w:t>- Higher Experience Factor =&gt; more stable performance</w:t>
      </w:r>
      <w:r>
        <w:br/>
      </w:r>
      <w:r>
        <w:br/>
      </w:r>
      <w:r w:rsidRPr="00980D2B">
        <w:rPr>
          <w:b/>
          <w:bCs/>
          <w:sz w:val="28"/>
          <w:szCs w:val="28"/>
        </w:rPr>
        <w:br/>
        <w:t>4. Prediction Stage (model_inference.py)</w:t>
      </w:r>
      <w:r>
        <w:br/>
      </w:r>
      <w:r>
        <w:br/>
      </w:r>
      <w:r>
        <w:br/>
      </w:r>
      <w:r w:rsidRPr="00980D2B">
        <w:rPr>
          <w:b/>
          <w:bCs/>
        </w:rPr>
        <w:t>(9) Home Advantage Adjustment:</w:t>
      </w:r>
      <w:r>
        <w:br/>
        <w:t>Historical_Win_Draw_Rate += 0.05</w:t>
      </w:r>
      <w:del w:id="0" w:author="GAGAN GOWDA KA" w:date="2025-11-08T12:55:00Z" w16du:dateUtc="2025-11-08T07:25:00Z">
        <w:r w:rsidDel="00551B0D">
          <w:br/>
        </w:r>
        <w:r w:rsidDel="00551B0D">
          <w:br/>
        </w:r>
      </w:del>
      <w:r>
        <w:br/>
        <w:t>Purpose:</w:t>
      </w:r>
      <w:r>
        <w:br/>
        <w:t>Simulates the performance boost for home teams.</w:t>
      </w:r>
      <w:r>
        <w:br/>
      </w:r>
      <w:r>
        <w:br/>
      </w:r>
      <w:r>
        <w:br/>
      </w:r>
      <w:r w:rsidRPr="00980D2B">
        <w:rPr>
          <w:b/>
          <w:bCs/>
        </w:rPr>
        <w:t>(10) Model Prediction Probabilities:</w:t>
      </w:r>
      <w:r>
        <w:br/>
        <w:t>Predicted_Probabilities = model.predict_proba(X_test)</w:t>
      </w:r>
      <w:r>
        <w:br/>
      </w:r>
      <w:r>
        <w:br/>
        <w:t>Output Format:</w:t>
      </w:r>
      <w:r>
        <w:br/>
        <w:t>[P(AwayWin), P(Draw), P(HomeWin)]</w:t>
      </w:r>
      <w:r>
        <w:br/>
      </w:r>
      <w:r>
        <w:br/>
        <w:t>Example:</w:t>
      </w:r>
      <w:r>
        <w:br/>
        <w:t>[0.20, 0.10, 0.70] =&gt; 70% chance that home team wins.</w:t>
      </w:r>
      <w:r>
        <w:br/>
      </w:r>
      <w:r>
        <w:br/>
      </w:r>
      <w:r w:rsidRPr="00980D2B">
        <w:rPr>
          <w:b/>
          <w:bCs/>
          <w:sz w:val="28"/>
          <w:szCs w:val="28"/>
        </w:rPr>
        <w:lastRenderedPageBreak/>
        <w:br/>
        <w:t>5. Simulation and Normalization (main_pipeline.py)</w:t>
      </w:r>
      <w:r>
        <w:br/>
      </w:r>
      <w:r>
        <w:br/>
      </w:r>
      <w:r>
        <w:br/>
      </w:r>
      <w:r w:rsidRPr="00980D2B">
        <w:rPr>
          <w:b/>
          <w:bCs/>
        </w:rPr>
        <w:t>(11) Team Win Strength Accumulation:</w:t>
      </w:r>
      <w:r>
        <w:br/>
        <w:t>Win_Strength[Team] += Predicted_Win_Probability</w:t>
      </w:r>
      <w:r>
        <w:br/>
      </w:r>
      <w:r>
        <w:br/>
        <w:t>Purpose:</w:t>
      </w:r>
      <w:r>
        <w:br/>
      </w:r>
      <w:r w:rsidRPr="00551B0D">
        <w:t>Adds each team's predicted win probability from simulated matches.</w:t>
      </w:r>
      <w:r>
        <w:br/>
      </w:r>
      <w:r>
        <w:br/>
      </w:r>
      <w:r>
        <w:br/>
      </w:r>
      <w:r>
        <w:br/>
      </w:r>
      <w:r w:rsidRPr="00980D2B">
        <w:rPr>
          <w:b/>
          <w:bCs/>
        </w:rPr>
        <w:t>(12) Normalized Win Probability (in percentage):</w:t>
      </w:r>
      <w:r>
        <w:br/>
        <w:t>Normalized_Strength = (Win_Strength / Number_of_Opponents) * 100</w:t>
      </w:r>
      <w:r>
        <w:br/>
      </w:r>
      <w:r>
        <w:br/>
        <w:t>Purpose:</w:t>
      </w:r>
      <w:r>
        <w:br/>
        <w:t>Converts cumulative win scores into average win probabilities (%).</w:t>
      </w:r>
      <w:r>
        <w:br/>
      </w:r>
      <w:r>
        <w:br/>
        <w:t>Example:</w:t>
      </w:r>
      <w:r>
        <w:br/>
        <w:t>If Brazil wins 26.4 of 47 simulated matches:</w:t>
      </w:r>
      <w:r>
        <w:br/>
        <w:t>(26.4 / 47) * 100 = 56.17%</w:t>
      </w:r>
      <w:r>
        <w:br/>
      </w:r>
      <w:r>
        <w:br/>
      </w:r>
      <w:r>
        <w:br/>
      </w:r>
      <w:r w:rsidRPr="00980D2B">
        <w:rPr>
          <w:b/>
          <w:bCs/>
          <w:sz w:val="28"/>
          <w:szCs w:val="28"/>
        </w:rPr>
        <w:t>6. Evaluation Stage (model_evaluation.py)</w:t>
      </w:r>
      <w:r>
        <w:br/>
      </w:r>
      <w:r>
        <w:br/>
      </w:r>
      <w:r>
        <w:br/>
      </w:r>
      <w:r w:rsidRPr="00980D2B">
        <w:rPr>
          <w:b/>
          <w:bCs/>
        </w:rPr>
        <w:t>(13) Accuracy:</w:t>
      </w:r>
      <w:r>
        <w:br/>
        <w:t>Accuracy = (TP + TN) / (TP + TN + FP + FN)</w:t>
      </w:r>
      <w:r>
        <w:br/>
      </w:r>
      <w:r>
        <w:br/>
      </w:r>
      <w:r w:rsidRPr="00980D2B">
        <w:rPr>
          <w:b/>
          <w:bCs/>
        </w:rPr>
        <w:t>(14) Precision:</w:t>
      </w:r>
      <w:r>
        <w:br/>
        <w:t>Precision = TP / (TP + FP)</w:t>
      </w:r>
      <w:r>
        <w:br/>
      </w:r>
      <w:r>
        <w:br/>
      </w:r>
      <w:r w:rsidRPr="00980D2B">
        <w:rPr>
          <w:b/>
          <w:bCs/>
        </w:rPr>
        <w:t>(15) Recall:</w:t>
      </w:r>
      <w:r>
        <w:br/>
        <w:t>Recall = TP / (TP + FN)</w:t>
      </w:r>
      <w:r>
        <w:br/>
      </w:r>
      <w:r>
        <w:br/>
      </w:r>
      <w:r w:rsidRPr="00980D2B">
        <w:rPr>
          <w:b/>
          <w:bCs/>
        </w:rPr>
        <w:t>(16) F1 Score:</w:t>
      </w:r>
      <w:r>
        <w:br/>
        <w:t>F1 = 2 * (Precision * Recall) / (Precision + Recall)</w:t>
      </w:r>
      <w:r>
        <w:br/>
      </w:r>
      <w:r>
        <w:br/>
        <w:t>Purpose:</w:t>
      </w:r>
      <w:r>
        <w:br/>
        <w:t>Used to evaluate how well the model predicts match results.</w:t>
      </w:r>
    </w:p>
    <w:p w14:paraId="0C63182E" w14:textId="77777777" w:rsidR="008B2CE7" w:rsidRDefault="008B2CE7"/>
    <w:p w14:paraId="26059F11" w14:textId="77777777" w:rsidR="008B2CE7" w:rsidRDefault="008B2CE7"/>
    <w:p w14:paraId="349A7BCB" w14:textId="7D289376" w:rsidR="008B2CE7" w:rsidRPr="008B2CE7" w:rsidRDefault="008B2CE7" w:rsidP="008B2CE7">
      <w:pPr>
        <w:jc w:val="center"/>
        <w:rPr>
          <w:b/>
          <w:bCs/>
        </w:rPr>
      </w:pPr>
      <w:r w:rsidRPr="008B2CE7">
        <w:rPr>
          <w:b/>
          <w:bCs/>
        </w:rPr>
        <w:t>All Features Used in FIFA 2026 Prediction Model</w:t>
      </w:r>
    </w:p>
    <w:p w14:paraId="258BFA48" w14:textId="77777777" w:rsidR="008B2CE7" w:rsidRPr="008B2CE7" w:rsidRDefault="008B2CE7" w:rsidP="008B2CE7">
      <w:r w:rsidRPr="008B2CE7">
        <w:t>This section summarizes all the features engineered for the FIFA 2026 Match Prediction Project. Each feature was carefully selected from multiple datasets to represent different aspects of team performance, player ability, and situational conditions influencing football match outcomes.</w:t>
      </w:r>
    </w:p>
    <w:tbl>
      <w:tblPr>
        <w:tblStyle w:val="TableGrid"/>
        <w:tblW w:w="0" w:type="auto"/>
        <w:tblLook w:val="04A0" w:firstRow="1" w:lastRow="0" w:firstColumn="1" w:lastColumn="0" w:noHBand="0" w:noVBand="1"/>
      </w:tblPr>
      <w:tblGrid>
        <w:gridCol w:w="8856"/>
      </w:tblGrid>
      <w:tr w:rsidR="008B2CE7" w14:paraId="40F4FBF3" w14:textId="77777777">
        <w:tc>
          <w:tcPr>
            <w:tcW w:w="8856" w:type="dxa"/>
          </w:tcPr>
          <w:tbl>
            <w:tblPr>
              <w:tblW w:w="0" w:type="auto"/>
              <w:tblLook w:val="04A0" w:firstRow="1" w:lastRow="0" w:firstColumn="1" w:lastColumn="0" w:noHBand="0" w:noVBand="1"/>
            </w:tblPr>
            <w:tblGrid>
              <w:gridCol w:w="3123"/>
              <w:gridCol w:w="2718"/>
              <w:gridCol w:w="2799"/>
            </w:tblGrid>
            <w:tr w:rsidR="008B2CE7" w:rsidRPr="008B2CE7" w14:paraId="17B74A7B" w14:textId="77777777" w:rsidTr="008B2CE7">
              <w:tc>
                <w:tcPr>
                  <w:tcW w:w="2880" w:type="dxa"/>
                  <w:tcBorders>
                    <w:bottom w:val="single" w:sz="4" w:space="0" w:color="auto"/>
                    <w:right w:val="single" w:sz="4" w:space="0" w:color="auto"/>
                  </w:tcBorders>
                  <w:hideMark/>
                </w:tcPr>
                <w:p w14:paraId="3F1E4CF7" w14:textId="77777777" w:rsidR="008B2CE7" w:rsidRPr="008B2CE7" w:rsidRDefault="008B2CE7" w:rsidP="00533916">
                  <w:r w:rsidRPr="008B2CE7">
                    <w:t>Feature Name</w:t>
                  </w:r>
                </w:p>
              </w:tc>
              <w:tc>
                <w:tcPr>
                  <w:tcW w:w="2880" w:type="dxa"/>
                  <w:tcBorders>
                    <w:left w:val="single" w:sz="4" w:space="0" w:color="auto"/>
                    <w:bottom w:val="single" w:sz="4" w:space="0" w:color="auto"/>
                    <w:right w:val="single" w:sz="4" w:space="0" w:color="auto"/>
                  </w:tcBorders>
                  <w:hideMark/>
                </w:tcPr>
                <w:p w14:paraId="087B81D1" w14:textId="77777777" w:rsidR="008B2CE7" w:rsidRPr="008B2CE7" w:rsidRDefault="008B2CE7" w:rsidP="00533916">
                  <w:r w:rsidRPr="008B2CE7">
                    <w:t>Type</w:t>
                  </w:r>
                </w:p>
              </w:tc>
              <w:tc>
                <w:tcPr>
                  <w:tcW w:w="2880" w:type="dxa"/>
                  <w:tcBorders>
                    <w:left w:val="single" w:sz="4" w:space="0" w:color="auto"/>
                    <w:bottom w:val="single" w:sz="4" w:space="0" w:color="auto"/>
                  </w:tcBorders>
                  <w:hideMark/>
                </w:tcPr>
                <w:p w14:paraId="052FD97D" w14:textId="77777777" w:rsidR="008B2CE7" w:rsidRPr="008B2CE7" w:rsidRDefault="008B2CE7" w:rsidP="00533916">
                  <w:r w:rsidRPr="008B2CE7">
                    <w:t>Purpose / Logic</w:t>
                  </w:r>
                </w:p>
              </w:tc>
            </w:tr>
            <w:tr w:rsidR="008B2CE7" w:rsidRPr="008B2CE7" w14:paraId="366FF85E" w14:textId="77777777" w:rsidTr="008B2CE7">
              <w:tc>
                <w:tcPr>
                  <w:tcW w:w="2880" w:type="dxa"/>
                  <w:tcBorders>
                    <w:top w:val="single" w:sz="4" w:space="0" w:color="auto"/>
                    <w:left w:val="single" w:sz="4" w:space="0" w:color="auto"/>
                    <w:bottom w:val="single" w:sz="4" w:space="0" w:color="auto"/>
                  </w:tcBorders>
                  <w:hideMark/>
                </w:tcPr>
                <w:p w14:paraId="6DB121C1" w14:textId="77777777" w:rsidR="008B2CE7" w:rsidRPr="008B2CE7" w:rsidRDefault="008B2CE7" w:rsidP="00533916">
                  <w:proofErr w:type="spellStart"/>
                  <w:r w:rsidRPr="008B2CE7">
                    <w:t>Latest_FIFA_Rank</w:t>
                  </w:r>
                  <w:proofErr w:type="spellEnd"/>
                  <w:r w:rsidRPr="008B2CE7">
                    <w:t xml:space="preserve">     </w:t>
                  </w:r>
                </w:p>
              </w:tc>
              <w:tc>
                <w:tcPr>
                  <w:tcW w:w="2880" w:type="dxa"/>
                  <w:tcBorders>
                    <w:top w:val="single" w:sz="4" w:space="0" w:color="auto"/>
                    <w:bottom w:val="single" w:sz="4" w:space="0" w:color="auto"/>
                  </w:tcBorders>
                  <w:hideMark/>
                </w:tcPr>
                <w:p w14:paraId="3F68D77C" w14:textId="77777777" w:rsidR="008B2CE7" w:rsidRPr="008B2CE7" w:rsidRDefault="008B2CE7" w:rsidP="00533916">
                  <w:r w:rsidRPr="008B2CE7">
                    <w:t>Numerical</w:t>
                  </w:r>
                </w:p>
              </w:tc>
              <w:tc>
                <w:tcPr>
                  <w:tcW w:w="2880" w:type="dxa"/>
                  <w:tcBorders>
                    <w:top w:val="single" w:sz="4" w:space="0" w:color="auto"/>
                    <w:bottom w:val="single" w:sz="4" w:space="0" w:color="auto"/>
                    <w:right w:val="single" w:sz="4" w:space="0" w:color="auto"/>
                  </w:tcBorders>
                  <w:hideMark/>
                </w:tcPr>
                <w:p w14:paraId="341F78F4" w14:textId="77777777" w:rsidR="008B2CE7" w:rsidRPr="008B2CE7" w:rsidRDefault="008B2CE7" w:rsidP="00533916">
                  <w:r w:rsidRPr="008B2CE7">
                    <w:t>Indicates long-term team strength and performance consistency.</w:t>
                  </w:r>
                </w:p>
              </w:tc>
            </w:tr>
            <w:tr w:rsidR="008B2CE7" w:rsidRPr="008B2CE7" w14:paraId="38D44AC4" w14:textId="77777777" w:rsidTr="008B2CE7">
              <w:tc>
                <w:tcPr>
                  <w:tcW w:w="2880" w:type="dxa"/>
                  <w:tcBorders>
                    <w:top w:val="single" w:sz="4" w:space="0" w:color="auto"/>
                    <w:left w:val="single" w:sz="4" w:space="0" w:color="auto"/>
                    <w:bottom w:val="single" w:sz="4" w:space="0" w:color="auto"/>
                  </w:tcBorders>
                  <w:hideMark/>
                </w:tcPr>
                <w:p w14:paraId="0097EBD2" w14:textId="77777777" w:rsidR="008B2CE7" w:rsidRPr="008B2CE7" w:rsidRDefault="008B2CE7" w:rsidP="00533916">
                  <w:proofErr w:type="spellStart"/>
                  <w:r w:rsidRPr="008B2CE7">
                    <w:t>FIFA_Points</w:t>
                  </w:r>
                  <w:proofErr w:type="spellEnd"/>
                </w:p>
              </w:tc>
              <w:tc>
                <w:tcPr>
                  <w:tcW w:w="2880" w:type="dxa"/>
                  <w:tcBorders>
                    <w:top w:val="single" w:sz="4" w:space="0" w:color="auto"/>
                    <w:bottom w:val="single" w:sz="4" w:space="0" w:color="auto"/>
                  </w:tcBorders>
                  <w:hideMark/>
                </w:tcPr>
                <w:p w14:paraId="5F3E7735" w14:textId="77777777" w:rsidR="008B2CE7" w:rsidRPr="008B2CE7" w:rsidRDefault="008B2CE7" w:rsidP="00533916">
                  <w:r w:rsidRPr="008B2CE7">
                    <w:t>Numerical</w:t>
                  </w:r>
                </w:p>
              </w:tc>
              <w:tc>
                <w:tcPr>
                  <w:tcW w:w="2880" w:type="dxa"/>
                  <w:tcBorders>
                    <w:top w:val="single" w:sz="4" w:space="0" w:color="auto"/>
                    <w:bottom w:val="single" w:sz="4" w:space="0" w:color="auto"/>
                    <w:right w:val="single" w:sz="4" w:space="0" w:color="auto"/>
                  </w:tcBorders>
                  <w:hideMark/>
                </w:tcPr>
                <w:p w14:paraId="7A7014A0" w14:textId="77777777" w:rsidR="008B2CE7" w:rsidRPr="008B2CE7" w:rsidRDefault="008B2CE7" w:rsidP="00533916">
                  <w:r w:rsidRPr="008B2CE7">
                    <w:t>Represents absolute team strength based on official FIFA scoring.</w:t>
                  </w:r>
                </w:p>
              </w:tc>
            </w:tr>
            <w:tr w:rsidR="008B2CE7" w:rsidRPr="008B2CE7" w14:paraId="0EC6F4BC" w14:textId="77777777" w:rsidTr="008B2CE7">
              <w:tc>
                <w:tcPr>
                  <w:tcW w:w="2880" w:type="dxa"/>
                  <w:tcBorders>
                    <w:top w:val="single" w:sz="4" w:space="0" w:color="auto"/>
                    <w:left w:val="single" w:sz="4" w:space="0" w:color="auto"/>
                    <w:bottom w:val="single" w:sz="4" w:space="0" w:color="auto"/>
                  </w:tcBorders>
                  <w:hideMark/>
                </w:tcPr>
                <w:p w14:paraId="434518CB" w14:textId="77777777" w:rsidR="008B2CE7" w:rsidRPr="008B2CE7" w:rsidRDefault="008B2CE7" w:rsidP="00533916">
                  <w:proofErr w:type="spellStart"/>
                  <w:r w:rsidRPr="008B2CE7">
                    <w:t>Average_Age</w:t>
                  </w:r>
                  <w:proofErr w:type="spellEnd"/>
                </w:p>
              </w:tc>
              <w:tc>
                <w:tcPr>
                  <w:tcW w:w="2880" w:type="dxa"/>
                  <w:tcBorders>
                    <w:top w:val="single" w:sz="4" w:space="0" w:color="auto"/>
                    <w:bottom w:val="single" w:sz="4" w:space="0" w:color="auto"/>
                  </w:tcBorders>
                  <w:hideMark/>
                </w:tcPr>
                <w:p w14:paraId="4CD50A8C" w14:textId="77777777" w:rsidR="008B2CE7" w:rsidRPr="008B2CE7" w:rsidRDefault="008B2CE7" w:rsidP="00533916">
                  <w:r w:rsidRPr="008B2CE7">
                    <w:t>Numerical</w:t>
                  </w:r>
                </w:p>
              </w:tc>
              <w:tc>
                <w:tcPr>
                  <w:tcW w:w="2880" w:type="dxa"/>
                  <w:tcBorders>
                    <w:top w:val="single" w:sz="4" w:space="0" w:color="auto"/>
                    <w:bottom w:val="single" w:sz="4" w:space="0" w:color="auto"/>
                    <w:right w:val="single" w:sz="4" w:space="0" w:color="auto"/>
                  </w:tcBorders>
                  <w:hideMark/>
                </w:tcPr>
                <w:p w14:paraId="24027ECB" w14:textId="77777777" w:rsidR="008B2CE7" w:rsidRPr="008B2CE7" w:rsidRDefault="008B2CE7" w:rsidP="00533916">
                  <w:r w:rsidRPr="008B2CE7">
                    <w:t>Captures maturity and physical balance of players in the team.</w:t>
                  </w:r>
                </w:p>
              </w:tc>
            </w:tr>
            <w:tr w:rsidR="008B2CE7" w:rsidRPr="008B2CE7" w14:paraId="2E9D921E" w14:textId="77777777" w:rsidTr="008B2CE7">
              <w:tc>
                <w:tcPr>
                  <w:tcW w:w="2880" w:type="dxa"/>
                  <w:tcBorders>
                    <w:top w:val="single" w:sz="4" w:space="0" w:color="auto"/>
                    <w:left w:val="single" w:sz="4" w:space="0" w:color="auto"/>
                    <w:bottom w:val="single" w:sz="4" w:space="0" w:color="auto"/>
                  </w:tcBorders>
                  <w:hideMark/>
                </w:tcPr>
                <w:p w14:paraId="01A7929D" w14:textId="77777777" w:rsidR="008B2CE7" w:rsidRPr="008B2CE7" w:rsidRDefault="008B2CE7" w:rsidP="00533916">
                  <w:proofErr w:type="spellStart"/>
                  <w:r w:rsidRPr="008B2CE7">
                    <w:t>Average_Rating</w:t>
                  </w:r>
                  <w:proofErr w:type="spellEnd"/>
                </w:p>
              </w:tc>
              <w:tc>
                <w:tcPr>
                  <w:tcW w:w="2880" w:type="dxa"/>
                  <w:tcBorders>
                    <w:top w:val="single" w:sz="4" w:space="0" w:color="auto"/>
                    <w:bottom w:val="single" w:sz="4" w:space="0" w:color="auto"/>
                  </w:tcBorders>
                  <w:hideMark/>
                </w:tcPr>
                <w:p w14:paraId="14B03AFF" w14:textId="77777777" w:rsidR="008B2CE7" w:rsidRPr="008B2CE7" w:rsidRDefault="008B2CE7" w:rsidP="00533916">
                  <w:r w:rsidRPr="008B2CE7">
                    <w:t>Numerical</w:t>
                  </w:r>
                </w:p>
              </w:tc>
              <w:tc>
                <w:tcPr>
                  <w:tcW w:w="2880" w:type="dxa"/>
                  <w:tcBorders>
                    <w:top w:val="single" w:sz="4" w:space="0" w:color="auto"/>
                    <w:bottom w:val="single" w:sz="4" w:space="0" w:color="auto"/>
                    <w:right w:val="single" w:sz="4" w:space="0" w:color="auto"/>
                  </w:tcBorders>
                  <w:hideMark/>
                </w:tcPr>
                <w:p w14:paraId="47D417B0" w14:textId="77777777" w:rsidR="008B2CE7" w:rsidRPr="008B2CE7" w:rsidRDefault="008B2CE7" w:rsidP="00533916">
                  <w:r w:rsidRPr="008B2CE7">
                    <w:t>Measures overall player skill and technical quality.</w:t>
                  </w:r>
                </w:p>
              </w:tc>
            </w:tr>
            <w:tr w:rsidR="008B2CE7" w:rsidRPr="008B2CE7" w14:paraId="0D45B056" w14:textId="77777777" w:rsidTr="008B2CE7">
              <w:tc>
                <w:tcPr>
                  <w:tcW w:w="2880" w:type="dxa"/>
                  <w:tcBorders>
                    <w:top w:val="single" w:sz="4" w:space="0" w:color="auto"/>
                    <w:left w:val="single" w:sz="4" w:space="0" w:color="auto"/>
                    <w:bottom w:val="single" w:sz="4" w:space="0" w:color="auto"/>
                  </w:tcBorders>
                  <w:hideMark/>
                </w:tcPr>
                <w:p w14:paraId="6DFB5C84" w14:textId="77777777" w:rsidR="008B2CE7" w:rsidRPr="008B2CE7" w:rsidRDefault="008B2CE7" w:rsidP="00533916">
                  <w:proofErr w:type="spellStart"/>
                  <w:r w:rsidRPr="008B2CE7">
                    <w:t>Experience_Factor</w:t>
                  </w:r>
                  <w:proofErr w:type="spellEnd"/>
                </w:p>
              </w:tc>
              <w:tc>
                <w:tcPr>
                  <w:tcW w:w="2880" w:type="dxa"/>
                  <w:tcBorders>
                    <w:top w:val="single" w:sz="4" w:space="0" w:color="auto"/>
                    <w:bottom w:val="single" w:sz="4" w:space="0" w:color="auto"/>
                  </w:tcBorders>
                  <w:hideMark/>
                </w:tcPr>
                <w:p w14:paraId="5F192911" w14:textId="77777777" w:rsidR="008B2CE7" w:rsidRPr="008B2CE7" w:rsidRDefault="008B2CE7" w:rsidP="00533916">
                  <w:r w:rsidRPr="008B2CE7">
                    <w:t>Derived</w:t>
                  </w:r>
                </w:p>
              </w:tc>
              <w:tc>
                <w:tcPr>
                  <w:tcW w:w="2880" w:type="dxa"/>
                  <w:tcBorders>
                    <w:top w:val="single" w:sz="4" w:space="0" w:color="auto"/>
                    <w:bottom w:val="single" w:sz="4" w:space="0" w:color="auto"/>
                    <w:right w:val="single" w:sz="4" w:space="0" w:color="auto"/>
                  </w:tcBorders>
                  <w:hideMark/>
                </w:tcPr>
                <w:p w14:paraId="6349476B" w14:textId="77777777" w:rsidR="008B2CE7" w:rsidRPr="008B2CE7" w:rsidRDefault="008B2CE7" w:rsidP="00533916">
                  <w:r w:rsidRPr="008B2CE7">
                    <w:t>Combines player age and rating to represent experience.</w:t>
                  </w:r>
                </w:p>
              </w:tc>
            </w:tr>
            <w:tr w:rsidR="008B2CE7" w:rsidRPr="008B2CE7" w14:paraId="08D8CC47" w14:textId="77777777" w:rsidTr="008B2CE7">
              <w:tc>
                <w:tcPr>
                  <w:tcW w:w="2880" w:type="dxa"/>
                  <w:tcBorders>
                    <w:top w:val="single" w:sz="4" w:space="0" w:color="auto"/>
                    <w:bottom w:val="single" w:sz="4" w:space="0" w:color="auto"/>
                  </w:tcBorders>
                  <w:hideMark/>
                </w:tcPr>
                <w:p w14:paraId="458A8C43" w14:textId="77777777" w:rsidR="008B2CE7" w:rsidRPr="008B2CE7" w:rsidRDefault="008B2CE7" w:rsidP="00533916">
                  <w:proofErr w:type="spellStart"/>
                  <w:r w:rsidRPr="008B2CE7">
                    <w:t>Historical_Win_Draw_Rate</w:t>
                  </w:r>
                  <w:proofErr w:type="spellEnd"/>
                </w:p>
              </w:tc>
              <w:tc>
                <w:tcPr>
                  <w:tcW w:w="2880" w:type="dxa"/>
                  <w:tcBorders>
                    <w:top w:val="single" w:sz="4" w:space="0" w:color="auto"/>
                    <w:bottom w:val="single" w:sz="4" w:space="0" w:color="auto"/>
                  </w:tcBorders>
                  <w:hideMark/>
                </w:tcPr>
                <w:p w14:paraId="6F33C8F1" w14:textId="77777777" w:rsidR="008B2CE7" w:rsidRPr="008B2CE7" w:rsidRDefault="008B2CE7" w:rsidP="00533916">
                  <w:r w:rsidRPr="008B2CE7">
                    <w:t>Ratio</w:t>
                  </w:r>
                </w:p>
              </w:tc>
              <w:tc>
                <w:tcPr>
                  <w:tcW w:w="2880" w:type="dxa"/>
                  <w:tcBorders>
                    <w:top w:val="single" w:sz="4" w:space="0" w:color="auto"/>
                    <w:bottom w:val="single" w:sz="4" w:space="0" w:color="auto"/>
                    <w:right w:val="single" w:sz="4" w:space="0" w:color="auto"/>
                  </w:tcBorders>
                  <w:hideMark/>
                </w:tcPr>
                <w:p w14:paraId="30B0C741" w14:textId="77777777" w:rsidR="008B2CE7" w:rsidRPr="008B2CE7" w:rsidRDefault="008B2CE7" w:rsidP="00533916">
                  <w:r w:rsidRPr="008B2CE7">
                    <w:t>Shows consistency and ability to avoid defeats.</w:t>
                  </w:r>
                </w:p>
              </w:tc>
            </w:tr>
            <w:tr w:rsidR="008B2CE7" w:rsidRPr="008B2CE7" w14:paraId="5B08E490" w14:textId="77777777" w:rsidTr="008B2CE7">
              <w:tc>
                <w:tcPr>
                  <w:tcW w:w="2880" w:type="dxa"/>
                  <w:tcBorders>
                    <w:top w:val="single" w:sz="4" w:space="0" w:color="auto"/>
                    <w:bottom w:val="single" w:sz="4" w:space="0" w:color="auto"/>
                  </w:tcBorders>
                  <w:hideMark/>
                </w:tcPr>
                <w:p w14:paraId="00217419" w14:textId="77777777" w:rsidR="008B2CE7" w:rsidRPr="008B2CE7" w:rsidRDefault="008B2CE7" w:rsidP="00533916">
                  <w:proofErr w:type="spellStart"/>
                  <w:r w:rsidRPr="008B2CE7">
                    <w:t>Historical_Avg_Goal_Difference</w:t>
                  </w:r>
                  <w:proofErr w:type="spellEnd"/>
                </w:p>
              </w:tc>
              <w:tc>
                <w:tcPr>
                  <w:tcW w:w="2880" w:type="dxa"/>
                  <w:tcBorders>
                    <w:top w:val="single" w:sz="4" w:space="0" w:color="auto"/>
                    <w:bottom w:val="single" w:sz="4" w:space="0" w:color="auto"/>
                  </w:tcBorders>
                  <w:hideMark/>
                </w:tcPr>
                <w:p w14:paraId="1E6F8E51" w14:textId="77777777" w:rsidR="008B2CE7" w:rsidRPr="008B2CE7" w:rsidRDefault="008B2CE7" w:rsidP="00533916">
                  <w:r w:rsidRPr="008B2CE7">
                    <w:t>Continuous</w:t>
                  </w:r>
                </w:p>
              </w:tc>
              <w:tc>
                <w:tcPr>
                  <w:tcW w:w="2880" w:type="dxa"/>
                  <w:tcBorders>
                    <w:top w:val="single" w:sz="4" w:space="0" w:color="auto"/>
                    <w:bottom w:val="single" w:sz="4" w:space="0" w:color="auto"/>
                    <w:right w:val="single" w:sz="4" w:space="0" w:color="auto"/>
                  </w:tcBorders>
                  <w:hideMark/>
                </w:tcPr>
                <w:p w14:paraId="38B38BD9" w14:textId="77777777" w:rsidR="008B2CE7" w:rsidRPr="008B2CE7" w:rsidRDefault="008B2CE7" w:rsidP="00533916">
                  <w:r w:rsidRPr="008B2CE7">
                    <w:t>Measures both offensive and defensive strength.</w:t>
                  </w:r>
                </w:p>
              </w:tc>
            </w:tr>
            <w:tr w:rsidR="008B2CE7" w:rsidRPr="008B2CE7" w14:paraId="1111C1F1" w14:textId="77777777" w:rsidTr="008B2CE7">
              <w:tc>
                <w:tcPr>
                  <w:tcW w:w="2880" w:type="dxa"/>
                  <w:tcBorders>
                    <w:top w:val="single" w:sz="4" w:space="0" w:color="auto"/>
                    <w:bottom w:val="single" w:sz="4" w:space="0" w:color="auto"/>
                  </w:tcBorders>
                  <w:hideMark/>
                </w:tcPr>
                <w:p w14:paraId="7F355541" w14:textId="77777777" w:rsidR="008B2CE7" w:rsidRPr="008B2CE7" w:rsidRDefault="008B2CE7" w:rsidP="00533916">
                  <w:proofErr w:type="spellStart"/>
                  <w:r w:rsidRPr="008B2CE7">
                    <w:t>Recent_Performance</w:t>
                  </w:r>
                  <w:proofErr w:type="spellEnd"/>
                </w:p>
              </w:tc>
              <w:tc>
                <w:tcPr>
                  <w:tcW w:w="2880" w:type="dxa"/>
                  <w:tcBorders>
                    <w:top w:val="single" w:sz="4" w:space="0" w:color="auto"/>
                    <w:bottom w:val="single" w:sz="4" w:space="0" w:color="auto"/>
                  </w:tcBorders>
                  <w:hideMark/>
                </w:tcPr>
                <w:p w14:paraId="3C14A2DD" w14:textId="77777777" w:rsidR="008B2CE7" w:rsidRPr="008B2CE7" w:rsidRDefault="008B2CE7" w:rsidP="00533916">
                  <w:r w:rsidRPr="008B2CE7">
                    <w:t>Derived</w:t>
                  </w:r>
                </w:p>
              </w:tc>
              <w:tc>
                <w:tcPr>
                  <w:tcW w:w="2880" w:type="dxa"/>
                  <w:tcBorders>
                    <w:top w:val="single" w:sz="4" w:space="0" w:color="auto"/>
                    <w:bottom w:val="single" w:sz="4" w:space="0" w:color="auto"/>
                    <w:right w:val="single" w:sz="4" w:space="0" w:color="auto"/>
                  </w:tcBorders>
                  <w:hideMark/>
                </w:tcPr>
                <w:p w14:paraId="7EB8C2AF" w14:textId="77777777" w:rsidR="008B2CE7" w:rsidRPr="008B2CE7" w:rsidRDefault="008B2CE7" w:rsidP="00533916">
                  <w:r w:rsidRPr="008B2CE7">
                    <w:t>Reflects short-term team form (last 5 matches).</w:t>
                  </w:r>
                </w:p>
              </w:tc>
            </w:tr>
            <w:tr w:rsidR="008B2CE7" w:rsidRPr="008B2CE7" w14:paraId="1841E5A6" w14:textId="77777777" w:rsidTr="008B2CE7">
              <w:tc>
                <w:tcPr>
                  <w:tcW w:w="2880" w:type="dxa"/>
                  <w:tcBorders>
                    <w:top w:val="single" w:sz="4" w:space="0" w:color="auto"/>
                    <w:left w:val="single" w:sz="4" w:space="0" w:color="auto"/>
                    <w:bottom w:val="single" w:sz="4" w:space="0" w:color="auto"/>
                  </w:tcBorders>
                  <w:hideMark/>
                </w:tcPr>
                <w:p w14:paraId="7149F285" w14:textId="77777777" w:rsidR="008B2CE7" w:rsidRPr="008B2CE7" w:rsidRDefault="008B2CE7" w:rsidP="00533916">
                  <w:proofErr w:type="spellStart"/>
                  <w:r w:rsidRPr="008B2CE7">
                    <w:t>Home_Advantage_Modifier</w:t>
                  </w:r>
                  <w:proofErr w:type="spellEnd"/>
                </w:p>
              </w:tc>
              <w:tc>
                <w:tcPr>
                  <w:tcW w:w="2880" w:type="dxa"/>
                  <w:tcBorders>
                    <w:top w:val="single" w:sz="4" w:space="0" w:color="auto"/>
                    <w:bottom w:val="single" w:sz="4" w:space="0" w:color="auto"/>
                  </w:tcBorders>
                  <w:hideMark/>
                </w:tcPr>
                <w:p w14:paraId="3CE9CC75" w14:textId="77777777" w:rsidR="008B2CE7" w:rsidRPr="008B2CE7" w:rsidRDefault="008B2CE7" w:rsidP="00533916">
                  <w:r w:rsidRPr="008B2CE7">
                    <w:t>Adjustment</w:t>
                  </w:r>
                </w:p>
              </w:tc>
              <w:tc>
                <w:tcPr>
                  <w:tcW w:w="2880" w:type="dxa"/>
                  <w:tcBorders>
                    <w:top w:val="single" w:sz="4" w:space="0" w:color="auto"/>
                    <w:bottom w:val="single" w:sz="4" w:space="0" w:color="auto"/>
                    <w:right w:val="single" w:sz="4" w:space="0" w:color="auto"/>
                  </w:tcBorders>
                  <w:hideMark/>
                </w:tcPr>
                <w:p w14:paraId="70556CF5" w14:textId="77777777" w:rsidR="008B2CE7" w:rsidRPr="008B2CE7" w:rsidRDefault="008B2CE7" w:rsidP="00533916">
                  <w:r w:rsidRPr="008B2CE7">
                    <w:t>Simulates real-life home-field advantage effects.</w:t>
                  </w:r>
                </w:p>
              </w:tc>
            </w:tr>
            <w:tr w:rsidR="008B2CE7" w:rsidRPr="008B2CE7" w14:paraId="47068A96" w14:textId="77777777" w:rsidTr="008B2CE7">
              <w:tc>
                <w:tcPr>
                  <w:tcW w:w="2880" w:type="dxa"/>
                  <w:tcBorders>
                    <w:top w:val="single" w:sz="4" w:space="0" w:color="auto"/>
                    <w:left w:val="single" w:sz="4" w:space="0" w:color="auto"/>
                    <w:bottom w:val="single" w:sz="4" w:space="0" w:color="auto"/>
                  </w:tcBorders>
                  <w:hideMark/>
                </w:tcPr>
                <w:p w14:paraId="3313C17C" w14:textId="77777777" w:rsidR="008B2CE7" w:rsidRPr="008B2CE7" w:rsidRDefault="008B2CE7" w:rsidP="00533916">
                  <w:proofErr w:type="spellStart"/>
                  <w:r w:rsidRPr="008B2CE7">
                    <w:t>Rank_Diff</w:t>
                  </w:r>
                  <w:proofErr w:type="spellEnd"/>
                </w:p>
              </w:tc>
              <w:tc>
                <w:tcPr>
                  <w:tcW w:w="2880" w:type="dxa"/>
                  <w:tcBorders>
                    <w:top w:val="single" w:sz="4" w:space="0" w:color="auto"/>
                    <w:bottom w:val="single" w:sz="4" w:space="0" w:color="auto"/>
                  </w:tcBorders>
                  <w:hideMark/>
                </w:tcPr>
                <w:p w14:paraId="17F28405" w14:textId="77777777" w:rsidR="008B2CE7" w:rsidRPr="008B2CE7" w:rsidRDefault="008B2CE7" w:rsidP="00533916">
                  <w:r w:rsidRPr="008B2CE7">
                    <w:t>Match-Level</w:t>
                  </w:r>
                </w:p>
              </w:tc>
              <w:tc>
                <w:tcPr>
                  <w:tcW w:w="2880" w:type="dxa"/>
                  <w:tcBorders>
                    <w:top w:val="single" w:sz="4" w:space="0" w:color="auto"/>
                    <w:bottom w:val="single" w:sz="4" w:space="0" w:color="auto"/>
                    <w:right w:val="single" w:sz="4" w:space="0" w:color="auto"/>
                  </w:tcBorders>
                  <w:hideMark/>
                </w:tcPr>
                <w:p w14:paraId="4DBF82B7" w14:textId="77777777" w:rsidR="008B2CE7" w:rsidRPr="008B2CE7" w:rsidRDefault="008B2CE7" w:rsidP="00533916">
                  <w:r w:rsidRPr="008B2CE7">
                    <w:t>Represents the relative strength difference between teams.</w:t>
                  </w:r>
                </w:p>
              </w:tc>
            </w:tr>
            <w:tr w:rsidR="008B2CE7" w:rsidRPr="008B2CE7" w14:paraId="29975132" w14:textId="77777777" w:rsidTr="008B2CE7">
              <w:tc>
                <w:tcPr>
                  <w:tcW w:w="2880" w:type="dxa"/>
                  <w:tcBorders>
                    <w:top w:val="single" w:sz="4" w:space="0" w:color="auto"/>
                  </w:tcBorders>
                  <w:hideMark/>
                </w:tcPr>
                <w:p w14:paraId="60FF69BE" w14:textId="77777777" w:rsidR="008B2CE7" w:rsidRPr="008B2CE7" w:rsidRDefault="008B2CE7" w:rsidP="00533916">
                  <w:proofErr w:type="spellStart"/>
                  <w:r w:rsidRPr="008B2CE7">
                    <w:t>GoalDiff_Diff</w:t>
                  </w:r>
                  <w:proofErr w:type="spellEnd"/>
                </w:p>
              </w:tc>
              <w:tc>
                <w:tcPr>
                  <w:tcW w:w="2880" w:type="dxa"/>
                  <w:tcBorders>
                    <w:top w:val="single" w:sz="4" w:space="0" w:color="auto"/>
                  </w:tcBorders>
                  <w:hideMark/>
                </w:tcPr>
                <w:p w14:paraId="41888247" w14:textId="77777777" w:rsidR="008B2CE7" w:rsidRPr="008B2CE7" w:rsidRDefault="008B2CE7" w:rsidP="00533916">
                  <w:r w:rsidRPr="008B2CE7">
                    <w:t>Match-Level</w:t>
                  </w:r>
                </w:p>
              </w:tc>
              <w:tc>
                <w:tcPr>
                  <w:tcW w:w="2880" w:type="dxa"/>
                  <w:tcBorders>
                    <w:top w:val="single" w:sz="4" w:space="0" w:color="auto"/>
                    <w:bottom w:val="single" w:sz="4" w:space="0" w:color="auto"/>
                    <w:right w:val="single" w:sz="4" w:space="0" w:color="auto"/>
                  </w:tcBorders>
                  <w:hideMark/>
                </w:tcPr>
                <w:p w14:paraId="2CFAB8FB" w14:textId="77777777" w:rsidR="008B2CE7" w:rsidRPr="008B2CE7" w:rsidRDefault="008B2CE7" w:rsidP="00533916">
                  <w:r w:rsidRPr="008B2CE7">
                    <w:t xml:space="preserve">Compares </w:t>
                  </w:r>
                  <w:r w:rsidRPr="008B2CE7">
                    <w:lastRenderedPageBreak/>
                    <w:t>attacking/defensive efficiency between teams.</w:t>
                  </w:r>
                </w:p>
              </w:tc>
            </w:tr>
            <w:tr w:rsidR="008B2CE7" w:rsidRPr="008B2CE7" w14:paraId="299FA24C" w14:textId="77777777" w:rsidTr="008B2CE7">
              <w:tc>
                <w:tcPr>
                  <w:tcW w:w="2880" w:type="dxa"/>
                  <w:tcBorders>
                    <w:top w:val="single" w:sz="4" w:space="0" w:color="auto"/>
                    <w:left w:val="single" w:sz="4" w:space="0" w:color="auto"/>
                    <w:bottom w:val="single" w:sz="4" w:space="0" w:color="auto"/>
                  </w:tcBorders>
                  <w:hideMark/>
                </w:tcPr>
                <w:p w14:paraId="2D12C71A" w14:textId="77777777" w:rsidR="008B2CE7" w:rsidRPr="008B2CE7" w:rsidRDefault="008B2CE7" w:rsidP="00533916">
                  <w:proofErr w:type="spellStart"/>
                  <w:r w:rsidRPr="008B2CE7">
                    <w:lastRenderedPageBreak/>
                    <w:t>Experience_Factor_Diff</w:t>
                  </w:r>
                  <w:proofErr w:type="spellEnd"/>
                </w:p>
              </w:tc>
              <w:tc>
                <w:tcPr>
                  <w:tcW w:w="2880" w:type="dxa"/>
                  <w:tcBorders>
                    <w:top w:val="single" w:sz="4" w:space="0" w:color="auto"/>
                    <w:bottom w:val="single" w:sz="4" w:space="0" w:color="auto"/>
                  </w:tcBorders>
                  <w:hideMark/>
                </w:tcPr>
                <w:p w14:paraId="446D056A" w14:textId="77777777" w:rsidR="008B2CE7" w:rsidRPr="008B2CE7" w:rsidRDefault="008B2CE7" w:rsidP="00533916">
                  <w:r w:rsidRPr="008B2CE7">
                    <w:t>Match-Level</w:t>
                  </w:r>
                </w:p>
              </w:tc>
              <w:tc>
                <w:tcPr>
                  <w:tcW w:w="2880" w:type="dxa"/>
                  <w:tcBorders>
                    <w:top w:val="single" w:sz="4" w:space="0" w:color="auto"/>
                    <w:bottom w:val="single" w:sz="4" w:space="0" w:color="auto"/>
                    <w:right w:val="single" w:sz="4" w:space="0" w:color="auto"/>
                  </w:tcBorders>
                  <w:hideMark/>
                </w:tcPr>
                <w:p w14:paraId="25758C99" w14:textId="77777777" w:rsidR="008B2CE7" w:rsidRPr="008B2CE7" w:rsidRDefault="008B2CE7" w:rsidP="00533916">
                  <w:r w:rsidRPr="008B2CE7">
                    <w:t>Compares maturity and quality difference between teams.</w:t>
                  </w:r>
                </w:p>
              </w:tc>
            </w:tr>
            <w:tr w:rsidR="008B2CE7" w:rsidRPr="008B2CE7" w14:paraId="36824F27" w14:textId="77777777" w:rsidTr="008B2CE7">
              <w:tc>
                <w:tcPr>
                  <w:tcW w:w="2880" w:type="dxa"/>
                  <w:tcBorders>
                    <w:top w:val="single" w:sz="4" w:space="0" w:color="auto"/>
                    <w:left w:val="single" w:sz="4" w:space="0" w:color="auto"/>
                    <w:bottom w:val="single" w:sz="4" w:space="0" w:color="auto"/>
                  </w:tcBorders>
                  <w:hideMark/>
                </w:tcPr>
                <w:p w14:paraId="6C2219D8" w14:textId="77777777" w:rsidR="008B2CE7" w:rsidRPr="008B2CE7" w:rsidRDefault="008B2CE7" w:rsidP="00533916">
                  <w:proofErr w:type="spellStart"/>
                  <w:r w:rsidRPr="008B2CE7">
                    <w:t>Win_Draw_Rate_Diff</w:t>
                  </w:r>
                  <w:proofErr w:type="spellEnd"/>
                </w:p>
              </w:tc>
              <w:tc>
                <w:tcPr>
                  <w:tcW w:w="2880" w:type="dxa"/>
                  <w:tcBorders>
                    <w:top w:val="single" w:sz="4" w:space="0" w:color="auto"/>
                    <w:bottom w:val="single" w:sz="4" w:space="0" w:color="auto"/>
                  </w:tcBorders>
                  <w:hideMark/>
                </w:tcPr>
                <w:p w14:paraId="7346644F" w14:textId="77777777" w:rsidR="008B2CE7" w:rsidRPr="008B2CE7" w:rsidRDefault="008B2CE7" w:rsidP="00533916">
                  <w:r w:rsidRPr="008B2CE7">
                    <w:t>Match-Level</w:t>
                  </w:r>
                </w:p>
              </w:tc>
              <w:tc>
                <w:tcPr>
                  <w:tcW w:w="2880" w:type="dxa"/>
                  <w:tcBorders>
                    <w:top w:val="single" w:sz="4" w:space="0" w:color="auto"/>
                    <w:bottom w:val="single" w:sz="4" w:space="0" w:color="auto"/>
                    <w:right w:val="single" w:sz="4" w:space="0" w:color="auto"/>
                  </w:tcBorders>
                  <w:hideMark/>
                </w:tcPr>
                <w:p w14:paraId="6E8319D1" w14:textId="77777777" w:rsidR="008B2CE7" w:rsidRPr="008B2CE7" w:rsidRDefault="008B2CE7" w:rsidP="00533916">
                  <w:r w:rsidRPr="008B2CE7">
                    <w:t>Compares overall consistency between two teams.</w:t>
                  </w:r>
                </w:p>
              </w:tc>
            </w:tr>
            <w:tr w:rsidR="008B2CE7" w:rsidRPr="008B2CE7" w14:paraId="5F27E1C3" w14:textId="77777777" w:rsidTr="008B2CE7">
              <w:tc>
                <w:tcPr>
                  <w:tcW w:w="2880" w:type="dxa"/>
                  <w:tcBorders>
                    <w:top w:val="single" w:sz="4" w:space="0" w:color="auto"/>
                    <w:left w:val="single" w:sz="4" w:space="0" w:color="auto"/>
                  </w:tcBorders>
                  <w:hideMark/>
                </w:tcPr>
                <w:p w14:paraId="4023581F" w14:textId="77777777" w:rsidR="008B2CE7" w:rsidRPr="008B2CE7" w:rsidRDefault="008B2CE7" w:rsidP="00533916">
                  <w:proofErr w:type="spellStart"/>
                  <w:r w:rsidRPr="008B2CE7">
                    <w:t>Composite_Strength</w:t>
                  </w:r>
                  <w:proofErr w:type="spellEnd"/>
                </w:p>
              </w:tc>
              <w:tc>
                <w:tcPr>
                  <w:tcW w:w="2880" w:type="dxa"/>
                  <w:tcBorders>
                    <w:top w:val="single" w:sz="4" w:space="0" w:color="auto"/>
                  </w:tcBorders>
                  <w:hideMark/>
                </w:tcPr>
                <w:p w14:paraId="26F865A5" w14:textId="77777777" w:rsidR="008B2CE7" w:rsidRPr="008B2CE7" w:rsidRDefault="008B2CE7" w:rsidP="00533916">
                  <w:r w:rsidRPr="008B2CE7">
                    <w:t>Simulation</w:t>
                  </w:r>
                </w:p>
              </w:tc>
              <w:tc>
                <w:tcPr>
                  <w:tcW w:w="2880" w:type="dxa"/>
                  <w:tcBorders>
                    <w:top w:val="single" w:sz="4" w:space="0" w:color="auto"/>
                    <w:right w:val="single" w:sz="4" w:space="0" w:color="auto"/>
                  </w:tcBorders>
                  <w:hideMark/>
                </w:tcPr>
                <w:p w14:paraId="22603041" w14:textId="77777777" w:rsidR="008B2CE7" w:rsidRPr="008B2CE7" w:rsidRDefault="008B2CE7" w:rsidP="00533916">
                  <w:r w:rsidRPr="008B2CE7">
                    <w:t>Overall strength score computed through round-robin match simulation.</w:t>
                  </w:r>
                </w:p>
              </w:tc>
            </w:tr>
          </w:tbl>
          <w:p w14:paraId="180CDFDE" w14:textId="77777777" w:rsidR="008B2CE7" w:rsidRDefault="008B2CE7"/>
        </w:tc>
      </w:tr>
    </w:tbl>
    <w:p w14:paraId="3B7F236C" w14:textId="77777777" w:rsidR="008B2CE7" w:rsidRPr="008B2CE7" w:rsidRDefault="008B2CE7" w:rsidP="008B2CE7">
      <w:r w:rsidRPr="008B2CE7">
        <w:lastRenderedPageBreak/>
        <w:t>These features collectively help the Random Forest model capture both long-term and short-term football patterns. By combining ranking, experience, and statistical match data, the model achieves a balanced understanding of real-world team performance.</w:t>
      </w:r>
    </w:p>
    <w:p w14:paraId="1E1D57F9" w14:textId="50A35BCD" w:rsidR="000669DD" w:rsidRDefault="00000000">
      <w:r>
        <w:br/>
      </w:r>
      <w:r>
        <w:br/>
      </w:r>
      <w:r>
        <w:br/>
      </w:r>
    </w:p>
    <w:p w14:paraId="79166C42" w14:textId="77777777" w:rsidR="008B2CE7" w:rsidRDefault="008B2CE7"/>
    <w:sectPr w:rsidR="008B2CE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52917" w14:textId="77777777" w:rsidR="00520ACD" w:rsidRDefault="00520ACD" w:rsidP="008B2CE7">
      <w:pPr>
        <w:spacing w:after="0" w:line="240" w:lineRule="auto"/>
      </w:pPr>
      <w:r>
        <w:separator/>
      </w:r>
    </w:p>
  </w:endnote>
  <w:endnote w:type="continuationSeparator" w:id="0">
    <w:p w14:paraId="30308A9F" w14:textId="77777777" w:rsidR="00520ACD" w:rsidRDefault="00520ACD" w:rsidP="008B2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12F0B" w14:textId="77777777" w:rsidR="00520ACD" w:rsidRDefault="00520ACD" w:rsidP="008B2CE7">
      <w:pPr>
        <w:spacing w:after="0" w:line="240" w:lineRule="auto"/>
      </w:pPr>
      <w:r>
        <w:separator/>
      </w:r>
    </w:p>
  </w:footnote>
  <w:footnote w:type="continuationSeparator" w:id="0">
    <w:p w14:paraId="444ADFDA" w14:textId="77777777" w:rsidR="00520ACD" w:rsidRDefault="00520ACD" w:rsidP="008B2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102925">
    <w:abstractNumId w:val="8"/>
  </w:num>
  <w:num w:numId="2" w16cid:durableId="1849248360">
    <w:abstractNumId w:val="6"/>
  </w:num>
  <w:num w:numId="3" w16cid:durableId="693196340">
    <w:abstractNumId w:val="5"/>
  </w:num>
  <w:num w:numId="4" w16cid:durableId="1200312435">
    <w:abstractNumId w:val="4"/>
  </w:num>
  <w:num w:numId="5" w16cid:durableId="657003251">
    <w:abstractNumId w:val="7"/>
  </w:num>
  <w:num w:numId="6" w16cid:durableId="247350494">
    <w:abstractNumId w:val="3"/>
  </w:num>
  <w:num w:numId="7" w16cid:durableId="130367129">
    <w:abstractNumId w:val="2"/>
  </w:num>
  <w:num w:numId="8" w16cid:durableId="2000502341">
    <w:abstractNumId w:val="1"/>
  </w:num>
  <w:num w:numId="9" w16cid:durableId="13287506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GAN GOWDA KA">
    <w15:presenceInfo w15:providerId="Windows Live" w15:userId="5ad4989ac806a4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9DD"/>
    <w:rsid w:val="00107491"/>
    <w:rsid w:val="0015074B"/>
    <w:rsid w:val="0029639D"/>
    <w:rsid w:val="00326F90"/>
    <w:rsid w:val="004E6AAC"/>
    <w:rsid w:val="00513084"/>
    <w:rsid w:val="00520ACD"/>
    <w:rsid w:val="00551B0D"/>
    <w:rsid w:val="008B2CE7"/>
    <w:rsid w:val="00980D2B"/>
    <w:rsid w:val="009E28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CFC8A"/>
  <w14:defaultImageDpi w14:val="300"/>
  <w15:docId w15:val="{A13A0464-05AB-4D04-AA8A-CD16DE71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51B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GAGAN GOWDA KA</cp:lastModifiedBy>
  <cp:revision>5</cp:revision>
  <dcterms:created xsi:type="dcterms:W3CDTF">2013-12-23T23:15:00Z</dcterms:created>
  <dcterms:modified xsi:type="dcterms:W3CDTF">2025-11-08T08:15:00Z</dcterms:modified>
  <cp:category/>
</cp:coreProperties>
</file>